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6F7ED" w14:textId="2101C6AF" w:rsidR="00D00D64" w:rsidRDefault="001228BD">
      <w:r>
        <w:rPr>
          <w:noProof/>
        </w:rPr>
        <w:drawing>
          <wp:inline distT="0" distB="0" distL="0" distR="0" wp14:anchorId="000A4BB9" wp14:editId="2A01C445">
            <wp:extent cx="5943600" cy="3389630"/>
            <wp:effectExtent l="0" t="0" r="0" b="127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75EE9" wp14:editId="7776044C">
            <wp:extent cx="5943600" cy="307276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8CF63C" wp14:editId="28D67E70">
            <wp:extent cx="5943600" cy="3404235"/>
            <wp:effectExtent l="0" t="0" r="0" b="5715"/>
            <wp:docPr id="3" name="Picture 3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F38AB" wp14:editId="4BC88D5D">
            <wp:extent cx="5943600" cy="3348990"/>
            <wp:effectExtent l="0" t="0" r="0" b="381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D9A0" w14:textId="32BCB5DA" w:rsidR="00FD14A2" w:rsidRDefault="00FD14A2">
      <w:r>
        <w:br w:type="page"/>
      </w:r>
    </w:p>
    <w:p w14:paraId="0C994729" w14:textId="74597564" w:rsidR="00FD14A2" w:rsidRPr="00FD14A2" w:rsidRDefault="00FD14A2">
      <w:pPr>
        <w:rPr>
          <w:lang w:val="es-ES"/>
        </w:rPr>
      </w:pPr>
      <w:r w:rsidRPr="00FD14A2">
        <w:rPr>
          <w:lang w:val="es-ES"/>
        </w:rPr>
        <w:lastRenderedPageBreak/>
        <w:t>Babel traduce a javascript native, y babel lo</w:t>
      </w:r>
      <w:r>
        <w:rPr>
          <w:lang w:val="es-ES"/>
        </w:rPr>
        <w:t xml:space="preserve"> usa react</w:t>
      </w:r>
    </w:p>
    <w:p w14:paraId="349123C3" w14:textId="26F98028" w:rsidR="00FD14A2" w:rsidRDefault="00FD14A2">
      <w:r>
        <w:rPr>
          <w:noProof/>
        </w:rPr>
        <w:drawing>
          <wp:inline distT="0" distB="0" distL="0" distR="0" wp14:anchorId="50C8CD0E" wp14:editId="5E91F8C7">
            <wp:extent cx="5943600" cy="545020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37B3" w14:textId="16405470" w:rsidR="00FD14A2" w:rsidRDefault="00FD14A2">
      <w:pPr>
        <w:rPr>
          <w:lang w:val="es-ES"/>
        </w:rPr>
      </w:pPr>
      <w:r w:rsidRPr="00FD14A2">
        <w:rPr>
          <w:lang w:val="es-ES"/>
        </w:rPr>
        <w:t>Prueba de traducción de Babel p</w:t>
      </w:r>
      <w:r>
        <w:rPr>
          <w:lang w:val="es-ES"/>
        </w:rPr>
        <w:t>ara asegurar compatibilidad</w:t>
      </w:r>
    </w:p>
    <w:p w14:paraId="3CF40915" w14:textId="2EF1E42D" w:rsidR="00FD14A2" w:rsidRDefault="00FD14A2">
      <w:pPr>
        <w:rPr>
          <w:lang w:val="es-ES"/>
        </w:rPr>
      </w:pPr>
      <w:r>
        <w:rPr>
          <w:noProof/>
        </w:rPr>
        <w:drawing>
          <wp:inline distT="0" distB="0" distL="0" distR="0" wp14:anchorId="77D565C1" wp14:editId="50AD99CB">
            <wp:extent cx="4838095" cy="1457143"/>
            <wp:effectExtent l="0" t="0" r="63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6D9D" w14:textId="0079623A" w:rsidR="00FD14A2" w:rsidRDefault="00FD14A2">
      <w:pPr>
        <w:rPr>
          <w:lang w:val="es-ES"/>
        </w:rPr>
      </w:pPr>
      <w:r>
        <w:rPr>
          <w:lang w:val="es-ES"/>
        </w:rPr>
        <w:t>Si usamos algo avanzado de javascript, babel lo traduce, ejemplo:</w:t>
      </w:r>
    </w:p>
    <w:p w14:paraId="4BB9EFB6" w14:textId="0DC23F6C" w:rsidR="00FD14A2" w:rsidRDefault="00FD14A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B7C0C6B" wp14:editId="279EAF92">
            <wp:extent cx="5943600" cy="30518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BB5E" w14:textId="2C304235" w:rsidR="00FD14A2" w:rsidRDefault="00FD14A2">
      <w:pPr>
        <w:rPr>
          <w:lang w:val="es-ES"/>
        </w:rPr>
      </w:pPr>
      <w:r>
        <w:rPr>
          <w:lang w:val="es-ES"/>
        </w:rPr>
        <w:t>Así se asegura que no falle</w:t>
      </w:r>
    </w:p>
    <w:p w14:paraId="5268AD6A" w14:textId="6E53EAD5" w:rsidR="00FD14A2" w:rsidRDefault="00FD14A2">
      <w:pPr>
        <w:rPr>
          <w:lang w:val="es-ES"/>
        </w:rPr>
      </w:pPr>
      <w:r>
        <w:rPr>
          <w:noProof/>
        </w:rPr>
        <w:drawing>
          <wp:inline distT="0" distB="0" distL="0" distR="0" wp14:anchorId="7F046B29" wp14:editId="67900BBD">
            <wp:extent cx="3476190" cy="800000"/>
            <wp:effectExtent l="0" t="0" r="0" b="63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D47B" w14:textId="0D3E70A5" w:rsidR="00A31EC7" w:rsidRDefault="00A31EC7">
      <w:pPr>
        <w:rPr>
          <w:lang w:val="es-ES"/>
        </w:rPr>
      </w:pPr>
      <w:r>
        <w:rPr>
          <w:lang w:val="es-ES"/>
        </w:rPr>
        <w:t>Babel nos permite utilizar herramientas actuales de javascript</w:t>
      </w:r>
    </w:p>
    <w:p w14:paraId="2F741D0B" w14:textId="148B0431" w:rsidR="004262DA" w:rsidRDefault="004262DA">
      <w:pPr>
        <w:rPr>
          <w:lang w:val="es-ES"/>
        </w:rPr>
      </w:pPr>
    </w:p>
    <w:p w14:paraId="342C936F" w14:textId="2E62147B" w:rsidR="0033682F" w:rsidRDefault="004262DA">
      <w:pPr>
        <w:rPr>
          <w:lang w:val="es-ES"/>
        </w:rPr>
      </w:pPr>
      <w:r>
        <w:rPr>
          <w:lang w:val="es-ES"/>
        </w:rPr>
        <w:t>React no depende de babel, porque con el jsx elimina la necesitad de babel… Pero cuando react usa archivos js internamente react usa babel</w:t>
      </w:r>
    </w:p>
    <w:p w14:paraId="03B88422" w14:textId="77777777" w:rsidR="0033682F" w:rsidRDefault="0033682F">
      <w:pPr>
        <w:rPr>
          <w:lang w:val="es-ES"/>
        </w:rPr>
      </w:pPr>
      <w:r>
        <w:rPr>
          <w:lang w:val="es-ES"/>
        </w:rPr>
        <w:br w:type="page"/>
      </w:r>
    </w:p>
    <w:p w14:paraId="60D6E027" w14:textId="4B79CA23" w:rsidR="004262DA" w:rsidRDefault="0033682F">
      <w:pPr>
        <w:rPr>
          <w:lang w:val="es-ES"/>
        </w:rPr>
      </w:pPr>
      <w:r>
        <w:rPr>
          <w:lang w:val="es-ES"/>
        </w:rPr>
        <w:lastRenderedPageBreak/>
        <w:t>Repaso de javascript</w:t>
      </w:r>
    </w:p>
    <w:p w14:paraId="1A4C84F9" w14:textId="69021AF9" w:rsidR="0033682F" w:rsidRDefault="0033682F">
      <w:pPr>
        <w:rPr>
          <w:lang w:val="es-ES"/>
        </w:rPr>
      </w:pPr>
      <w:r>
        <w:rPr>
          <w:noProof/>
        </w:rPr>
        <w:drawing>
          <wp:inline distT="0" distB="0" distL="0" distR="0" wp14:anchorId="332C8218" wp14:editId="4D87ACEF">
            <wp:extent cx="5619048" cy="6809524"/>
            <wp:effectExtent l="0" t="0" r="127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6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AD9C" w14:textId="7BF9D2FB" w:rsidR="0033682F" w:rsidRDefault="0033682F">
      <w:pPr>
        <w:rPr>
          <w:lang w:val="es-ES"/>
        </w:rPr>
      </w:pPr>
    </w:p>
    <w:p w14:paraId="3A1FD6C1" w14:textId="63322F79" w:rsidR="0033682F" w:rsidRDefault="0033682F">
      <w:pPr>
        <w:rPr>
          <w:lang w:val="es-ES"/>
        </w:rPr>
      </w:pPr>
      <w:r>
        <w:rPr>
          <w:lang w:val="es-ES"/>
        </w:rPr>
        <w:t>Crear aplicación react</w:t>
      </w:r>
    </w:p>
    <w:p w14:paraId="175424FA" w14:textId="5D9F6452" w:rsidR="00FD06B1" w:rsidRDefault="0033682F">
      <w:r>
        <w:rPr>
          <w:noProof/>
        </w:rPr>
        <w:lastRenderedPageBreak/>
        <w:drawing>
          <wp:inline distT="0" distB="0" distL="0" distR="0" wp14:anchorId="28A7EA54" wp14:editId="15A2EFBB">
            <wp:extent cx="5943600" cy="1122680"/>
            <wp:effectExtent l="0" t="0" r="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8F01" w14:textId="77777777" w:rsidR="00FD06B1" w:rsidRDefault="00FD06B1">
      <w:r>
        <w:br w:type="page"/>
      </w:r>
    </w:p>
    <w:p w14:paraId="7FB4FEC9" w14:textId="7BDEDCCF" w:rsidR="0033682F" w:rsidRDefault="00FD06B1">
      <w:r>
        <w:rPr>
          <w:noProof/>
        </w:rPr>
        <w:lastRenderedPageBreak/>
        <w:drawing>
          <wp:inline distT="0" distB="0" distL="0" distR="0" wp14:anchorId="62ECFD11" wp14:editId="38B55B01">
            <wp:extent cx="5476875" cy="6419850"/>
            <wp:effectExtent l="0" t="0" r="952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F839" w14:textId="10D60D00" w:rsidR="0070462A" w:rsidRDefault="0070462A">
      <w:r>
        <w:rPr>
          <w:noProof/>
        </w:rPr>
        <w:lastRenderedPageBreak/>
        <w:drawing>
          <wp:inline distT="0" distB="0" distL="0" distR="0" wp14:anchorId="265FB876" wp14:editId="16B3F54B">
            <wp:extent cx="5943600" cy="3424555"/>
            <wp:effectExtent l="0" t="0" r="0" b="444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68CD" w14:textId="74DB90CC" w:rsidR="0070462A" w:rsidRDefault="0070462A">
      <w:r>
        <w:rPr>
          <w:noProof/>
        </w:rPr>
        <w:drawing>
          <wp:inline distT="0" distB="0" distL="0" distR="0" wp14:anchorId="5CBBA8D2" wp14:editId="1CF4C2A2">
            <wp:extent cx="5943600" cy="3542665"/>
            <wp:effectExtent l="0" t="0" r="0" b="635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DB0C" w14:textId="471C9AD4" w:rsidR="0070462A" w:rsidRDefault="0070462A">
      <w:r>
        <w:rPr>
          <w:noProof/>
        </w:rPr>
        <w:lastRenderedPageBreak/>
        <w:drawing>
          <wp:inline distT="0" distB="0" distL="0" distR="0" wp14:anchorId="5D2C5BBA" wp14:editId="46F8853F">
            <wp:extent cx="5943600" cy="3042285"/>
            <wp:effectExtent l="0" t="0" r="0" b="571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81CC" w14:textId="62D59565" w:rsidR="0070462A" w:rsidRDefault="0070462A"/>
    <w:p w14:paraId="36D13B6D" w14:textId="0D8B405E" w:rsidR="0070462A" w:rsidRPr="00AF494F" w:rsidRDefault="0070462A">
      <w:pPr>
        <w:rPr>
          <w:lang w:val="es-ES"/>
        </w:rPr>
      </w:pPr>
      <w:r w:rsidRPr="00AF494F">
        <w:rPr>
          <w:lang w:val="es-ES"/>
        </w:rPr>
        <w:t>Estados</w:t>
      </w:r>
    </w:p>
    <w:p w14:paraId="323111A5" w14:textId="40702AE8" w:rsidR="0070462A" w:rsidRPr="00AF494F" w:rsidRDefault="0070462A">
      <w:pPr>
        <w:rPr>
          <w:lang w:val="es-ES"/>
        </w:rPr>
      </w:pPr>
      <w:r w:rsidRPr="00AF494F">
        <w:rPr>
          <w:lang w:val="es-ES"/>
        </w:rPr>
        <w:t>Por ejemplo:</w:t>
      </w:r>
    </w:p>
    <w:p w14:paraId="2A2AD362" w14:textId="0C4B44CD" w:rsidR="0070462A" w:rsidRPr="00AF494F" w:rsidRDefault="0070462A">
      <w:pPr>
        <w:rPr>
          <w:ins w:id="0" w:author="David Atehortua" w:date="2021-11-24T20:45:00Z"/>
          <w:lang w:val="es-ES"/>
        </w:rPr>
      </w:pPr>
      <w:ins w:id="1" w:author="David Atehortua" w:date="2021-11-24T20:45:00Z">
        <w:r w:rsidRPr="00AF494F">
          <w:rPr>
            <w:lang w:val="es-ES"/>
          </w:rPr>
          <w:t>Estado 1 (Sin info)</w:t>
        </w:r>
      </w:ins>
    </w:p>
    <w:p w14:paraId="3E9B35D4" w14:textId="3A843BFC" w:rsidR="0070462A" w:rsidRDefault="0070462A">
      <w:pPr>
        <w:rPr>
          <w:ins w:id="2" w:author="David Atehortua" w:date="2021-11-24T20:45:00Z"/>
        </w:rPr>
      </w:pPr>
      <w:ins w:id="3" w:author="David Atehortua" w:date="2021-11-24T20:45:00Z">
        <w:r>
          <w:rPr>
            <w:noProof/>
          </w:rPr>
          <w:drawing>
            <wp:inline distT="0" distB="0" distL="0" distR="0" wp14:anchorId="173F16D2" wp14:editId="0C3DD0E9">
              <wp:extent cx="5943600" cy="3598545"/>
              <wp:effectExtent l="0" t="0" r="0" b="1905"/>
              <wp:docPr id="16" name="Picture 16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Picture 16" descr="Graphical user interface, application&#10;&#10;Description automatically generated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985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DFDF501" w14:textId="50C0C48F" w:rsidR="0070462A" w:rsidRDefault="0070462A">
      <w:pPr>
        <w:rPr>
          <w:ins w:id="4" w:author="David Atehortua" w:date="2021-11-24T20:46:00Z"/>
        </w:rPr>
      </w:pPr>
      <w:ins w:id="5" w:author="David Atehortua" w:date="2021-11-24T20:45:00Z">
        <w:r>
          <w:t>Estado</w:t>
        </w:r>
      </w:ins>
      <w:ins w:id="6" w:author="David Atehortua" w:date="2021-11-24T20:46:00Z">
        <w:r>
          <w:t xml:space="preserve"> 2 (Con info)</w:t>
        </w:r>
      </w:ins>
    </w:p>
    <w:p w14:paraId="0E417127" w14:textId="2321F3AB" w:rsidR="0070462A" w:rsidRDefault="0070462A">
      <w:pPr>
        <w:rPr>
          <w:ins w:id="7" w:author="David Atehortua" w:date="2021-11-24T20:46:00Z"/>
        </w:rPr>
      </w:pPr>
      <w:ins w:id="8" w:author="David Atehortua" w:date="2021-11-24T20:46:00Z">
        <w:r>
          <w:rPr>
            <w:noProof/>
          </w:rPr>
          <w:lastRenderedPageBreak/>
          <w:drawing>
            <wp:inline distT="0" distB="0" distL="0" distR="0" wp14:anchorId="6B8C9BEC" wp14:editId="0316F782">
              <wp:extent cx="5943600" cy="3542665"/>
              <wp:effectExtent l="0" t="0" r="0" b="635"/>
              <wp:docPr id="17" name="Picture 17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Picture 17" descr="Graphical user interface, application&#10;&#10;Description automatically generated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426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88DBEDD" w14:textId="695E7173" w:rsidR="0070462A" w:rsidRDefault="0070462A">
      <w:pPr>
        <w:rPr>
          <w:ins w:id="9" w:author="David Atehortua" w:date="2021-11-24T20:46:00Z"/>
        </w:rPr>
      </w:pPr>
    </w:p>
    <w:p w14:paraId="673335A5" w14:textId="461A3E01" w:rsidR="006178CF" w:rsidRPr="006178CF" w:rsidRDefault="0070462A">
      <w:pPr>
        <w:rPr>
          <w:ins w:id="10" w:author="David Atehortua" w:date="2021-11-24T20:46:00Z"/>
          <w:b/>
          <w:bCs/>
          <w:sz w:val="32"/>
          <w:szCs w:val="32"/>
          <w:lang w:val="es-ES"/>
        </w:rPr>
      </w:pPr>
      <w:ins w:id="11" w:author="David Atehortua" w:date="2021-11-24T20:46:00Z">
        <w:r w:rsidRPr="006178CF">
          <w:rPr>
            <w:b/>
            <w:bCs/>
            <w:sz w:val="32"/>
            <w:szCs w:val="32"/>
            <w:lang w:val="es-ES"/>
          </w:rPr>
          <w:t>“</w:t>
        </w:r>
        <w:r w:rsidRPr="006178CF">
          <w:rPr>
            <w:b/>
            <w:bCs/>
            <w:sz w:val="32"/>
            <w:szCs w:val="32"/>
            <w:lang w:val="es-ES"/>
            <w:rPrChange w:id="12" w:author="David Atehortua" w:date="2021-11-24T20:46:00Z">
              <w:rPr/>
            </w:rPrChange>
          </w:rPr>
          <w:t>El estado es como se e</w:t>
        </w:r>
        <w:r w:rsidRPr="006178CF">
          <w:rPr>
            <w:b/>
            <w:bCs/>
            <w:sz w:val="32"/>
            <w:szCs w:val="32"/>
            <w:lang w:val="es-ES"/>
          </w:rPr>
          <w:t>ncuentra la información del componente en un punto determinado del tiempo”</w:t>
        </w:r>
      </w:ins>
    </w:p>
    <w:p w14:paraId="4F2B2AEA" w14:textId="50E9AA8A" w:rsidR="006178CF" w:rsidRDefault="006178CF">
      <w:pPr>
        <w:rPr>
          <w:lang w:val="es-ES"/>
        </w:rPr>
      </w:pPr>
      <w:r>
        <w:rPr>
          <w:lang w:val="es-ES"/>
        </w:rPr>
        <w:br w:type="page"/>
      </w:r>
    </w:p>
    <w:p w14:paraId="2F40494C" w14:textId="5B2A92C9" w:rsidR="0070462A" w:rsidRDefault="006178CF">
      <w:pPr>
        <w:rPr>
          <w:lang w:val="es-ES"/>
        </w:rPr>
      </w:pPr>
      <w:r>
        <w:rPr>
          <w:lang w:val="es-ES"/>
        </w:rPr>
        <w:lastRenderedPageBreak/>
        <w:t xml:space="preserve">Creamos una aplicación con el comando que permite crear una aplicación con configuraciones recomendadas, ver documentación aquí: </w:t>
      </w:r>
      <w:hyperlink r:id="rId20" w:history="1">
        <w:r w:rsidRPr="008D3D1A">
          <w:rPr>
            <w:rStyle w:val="Hyperlink"/>
            <w:lang w:val="es-ES"/>
          </w:rPr>
          <w:t>https://create-react-app.dev/</w:t>
        </w:r>
      </w:hyperlink>
    </w:p>
    <w:p w14:paraId="0B040703" w14:textId="681CEE74" w:rsidR="006178CF" w:rsidRDefault="006178CF">
      <w:pPr>
        <w:rPr>
          <w:lang w:val="es-ES"/>
        </w:rPr>
      </w:pPr>
    </w:p>
    <w:p w14:paraId="404A5EEA" w14:textId="22F5941C" w:rsidR="006178CF" w:rsidRDefault="006178CF">
      <w:pPr>
        <w:rPr>
          <w:lang w:val="es-ES"/>
        </w:rPr>
      </w:pPr>
      <w:r>
        <w:rPr>
          <w:noProof/>
        </w:rPr>
        <w:drawing>
          <wp:inline distT="0" distB="0" distL="0" distR="0" wp14:anchorId="131B993C" wp14:editId="322A7C76">
            <wp:extent cx="5943600" cy="160083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B676" w14:textId="38F4D4F9" w:rsidR="006178CF" w:rsidRDefault="006178CF">
      <w:pPr>
        <w:rPr>
          <w:lang w:val="es-ES"/>
        </w:rPr>
      </w:pPr>
    </w:p>
    <w:p w14:paraId="239B1F76" w14:textId="1E17F5F1" w:rsidR="006178CF" w:rsidRDefault="006178CF">
      <w:pPr>
        <w:rPr>
          <w:lang w:val="es-ES"/>
        </w:rPr>
      </w:pPr>
      <w:r>
        <w:rPr>
          <w:lang w:val="es-ES"/>
        </w:rPr>
        <w:t>npm start para levantar la aplicación</w:t>
      </w:r>
    </w:p>
    <w:p w14:paraId="1842D673" w14:textId="2B74070D" w:rsidR="006178CF" w:rsidRDefault="006178CF">
      <w:r>
        <w:rPr>
          <w:noProof/>
        </w:rPr>
        <w:drawing>
          <wp:inline distT="0" distB="0" distL="0" distR="0" wp14:anchorId="767A5839" wp14:editId="77486993">
            <wp:extent cx="5943600" cy="1901825"/>
            <wp:effectExtent l="0" t="0" r="0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4C2D" w14:textId="205A14A5" w:rsidR="00AF494F" w:rsidRDefault="00AF494F"/>
    <w:p w14:paraId="3AD6BD8E" w14:textId="34BF8F4B" w:rsidR="00AF494F" w:rsidRDefault="00AF494F">
      <w:pPr>
        <w:rPr>
          <w:lang w:val="es-ES"/>
        </w:rPr>
      </w:pPr>
      <w:r w:rsidRPr="00AF494F">
        <w:rPr>
          <w:lang w:val="es-ES"/>
        </w:rPr>
        <w:t xml:space="preserve">Extensión chrome, </w:t>
      </w:r>
      <w:r>
        <w:rPr>
          <w:lang w:val="es-ES"/>
        </w:rPr>
        <w:t xml:space="preserve">visualizar </w:t>
      </w:r>
      <w:r w:rsidRPr="00AF494F">
        <w:rPr>
          <w:lang w:val="es-ES"/>
        </w:rPr>
        <w:t xml:space="preserve">properties </w:t>
      </w:r>
      <w:r>
        <w:rPr>
          <w:lang w:val="es-ES"/>
        </w:rPr>
        <w:t xml:space="preserve">(props) </w:t>
      </w:r>
      <w:r w:rsidRPr="00AF494F">
        <w:rPr>
          <w:lang w:val="es-ES"/>
        </w:rPr>
        <w:t>de los c</w:t>
      </w:r>
      <w:r>
        <w:rPr>
          <w:lang w:val="es-ES"/>
        </w:rPr>
        <w:t>omponentes</w:t>
      </w:r>
    </w:p>
    <w:p w14:paraId="20F677BE" w14:textId="4A0D2F73" w:rsidR="00AF494F" w:rsidRDefault="00AF494F">
      <w:pPr>
        <w:rPr>
          <w:lang w:val="es-ES"/>
        </w:rPr>
      </w:pPr>
      <w:r>
        <w:rPr>
          <w:noProof/>
        </w:rPr>
        <w:drawing>
          <wp:inline distT="0" distB="0" distL="0" distR="0" wp14:anchorId="57A58746" wp14:editId="18B3B2AD">
            <wp:extent cx="5943600" cy="1943735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2FBB" w14:textId="5E4E1AC8" w:rsidR="006A3039" w:rsidRDefault="006A3039">
      <w:pPr>
        <w:rPr>
          <w:lang w:val="es-ES"/>
        </w:rPr>
      </w:pPr>
    </w:p>
    <w:p w14:paraId="7566629D" w14:textId="0B64EE24" w:rsidR="006A3039" w:rsidRDefault="006A3039">
      <w:pPr>
        <w:rPr>
          <w:lang w:val="es-ES"/>
        </w:rPr>
      </w:pPr>
      <w:r>
        <w:rPr>
          <w:lang w:val="es-ES"/>
        </w:rPr>
        <w:t>Props requeridas</w:t>
      </w:r>
      <w:r w:rsidR="00D8661D">
        <w:rPr>
          <w:lang w:val="es-ES"/>
        </w:rPr>
        <w:t xml:space="preserve"> y con tipos en especifico</w:t>
      </w:r>
      <w:r>
        <w:rPr>
          <w:lang w:val="es-ES"/>
        </w:rPr>
        <w:t>:</w:t>
      </w:r>
    </w:p>
    <w:p w14:paraId="3A1087E3" w14:textId="3A6F2F18" w:rsidR="00D8661D" w:rsidRDefault="00D8661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66E6C9B" wp14:editId="6A73BB91">
            <wp:extent cx="5943600" cy="41910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5438" w14:textId="77F816B8" w:rsidR="00D8661D" w:rsidRDefault="00D8661D">
      <w:pPr>
        <w:rPr>
          <w:lang w:val="es-ES"/>
        </w:rPr>
      </w:pPr>
      <w:r>
        <w:rPr>
          <w:noProof/>
        </w:rPr>
        <w:drawing>
          <wp:inline distT="0" distB="0" distL="0" distR="0" wp14:anchorId="038C7999" wp14:editId="47E3DB68">
            <wp:extent cx="5943600" cy="219329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6086" w14:textId="1EAB6FFC" w:rsidR="006A3039" w:rsidRDefault="006A303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A948AC0" wp14:editId="07D4FA1E">
            <wp:extent cx="5943600" cy="2131695"/>
            <wp:effectExtent l="0" t="0" r="0" b="190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EBEA" w14:textId="77777777" w:rsidR="00DE40DB" w:rsidRDefault="00DE40DB">
      <w:pPr>
        <w:rPr>
          <w:lang w:val="es-ES"/>
        </w:rPr>
      </w:pPr>
      <w:r>
        <w:rPr>
          <w:lang w:val="es-ES"/>
        </w:rPr>
        <w:br w:type="page"/>
      </w:r>
    </w:p>
    <w:p w14:paraId="31F3C959" w14:textId="1D744C79" w:rsidR="00DE40DB" w:rsidRDefault="00DE40DB">
      <w:pPr>
        <w:rPr>
          <w:lang w:val="es-ES"/>
        </w:rPr>
      </w:pPr>
      <w:r>
        <w:rPr>
          <w:lang w:val="es-ES"/>
        </w:rPr>
        <w:lastRenderedPageBreak/>
        <w:t>Hooks</w:t>
      </w:r>
    </w:p>
    <w:p w14:paraId="11A676FB" w14:textId="7063D35E" w:rsidR="000E3F76" w:rsidRDefault="00DE40DB">
      <w:pPr>
        <w:rPr>
          <w:lang w:val="es-ES"/>
        </w:rPr>
      </w:pPr>
      <w:r>
        <w:rPr>
          <w:noProof/>
        </w:rPr>
        <w:drawing>
          <wp:inline distT="0" distB="0" distL="0" distR="0" wp14:anchorId="274BBB0F" wp14:editId="7D159FF5">
            <wp:extent cx="5943600" cy="259207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C18C" w14:textId="77777777" w:rsidR="000E3F76" w:rsidRDefault="000E3F76">
      <w:pPr>
        <w:rPr>
          <w:lang w:val="es-ES"/>
        </w:rPr>
      </w:pPr>
      <w:r>
        <w:rPr>
          <w:lang w:val="es-ES"/>
        </w:rPr>
        <w:br w:type="page"/>
      </w:r>
    </w:p>
    <w:p w14:paraId="5437812F" w14:textId="1DD7CE56" w:rsidR="00DE40DB" w:rsidRDefault="000E3F76">
      <w:pPr>
        <w:rPr>
          <w:lang w:val="es-ES"/>
        </w:rPr>
      </w:pPr>
      <w:r>
        <w:rPr>
          <w:lang w:val="es-ES"/>
        </w:rPr>
        <w:lastRenderedPageBreak/>
        <w:t>PRUEBAS – TESTING</w:t>
      </w:r>
    </w:p>
    <w:p w14:paraId="4F29C2A1" w14:textId="42CFFE2E" w:rsidR="000E3F76" w:rsidRDefault="000E3F7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121AB94" wp14:editId="53BFFA65">
            <wp:extent cx="5875655" cy="8229600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0D8B" w14:textId="2AB4B62C" w:rsidR="00C57AF1" w:rsidRDefault="00C57AF1">
      <w:pPr>
        <w:rPr>
          <w:lang w:val="es-ES"/>
        </w:rPr>
      </w:pPr>
      <w:r w:rsidRPr="00C57AF1">
        <w:rPr>
          <w:lang w:val="es-ES"/>
        </w:rPr>
        <w:lastRenderedPageBreak/>
        <w:t>npm test start, comando para corer las prueb</w:t>
      </w:r>
      <w:r>
        <w:rPr>
          <w:lang w:val="es-ES"/>
        </w:rPr>
        <w:t>as&gt;</w:t>
      </w:r>
    </w:p>
    <w:p w14:paraId="71BD7E5D" w14:textId="2E283E45" w:rsidR="00C57AF1" w:rsidRDefault="00C57AF1">
      <w:r>
        <w:rPr>
          <w:noProof/>
        </w:rPr>
        <w:drawing>
          <wp:inline distT="0" distB="0" distL="0" distR="0" wp14:anchorId="17D174C0" wp14:editId="021D03D2">
            <wp:extent cx="5943600" cy="2638425"/>
            <wp:effectExtent l="0" t="0" r="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B2A3" w14:textId="511FC13F" w:rsidR="00C57AF1" w:rsidRDefault="00C57AF1">
      <w:r>
        <w:t>Jest</w:t>
      </w:r>
    </w:p>
    <w:p w14:paraId="4A4570CB" w14:textId="4DA48CC3" w:rsidR="00C57AF1" w:rsidRDefault="00C57AF1">
      <w:r>
        <w:rPr>
          <w:noProof/>
        </w:rPr>
        <w:drawing>
          <wp:inline distT="0" distB="0" distL="0" distR="0" wp14:anchorId="484575DE" wp14:editId="0FEB4A01">
            <wp:extent cx="5943600" cy="2639060"/>
            <wp:effectExtent l="0" t="0" r="0" b="889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F533" w14:textId="14D0DEEE" w:rsidR="00F203D3" w:rsidRPr="00C57AF1" w:rsidRDefault="00F203D3">
      <w:r>
        <w:rPr>
          <w:noProof/>
        </w:rPr>
        <w:lastRenderedPageBreak/>
        <w:drawing>
          <wp:inline distT="0" distB="0" distL="0" distR="0" wp14:anchorId="2C05115A" wp14:editId="2D78ACB0">
            <wp:extent cx="5943600" cy="2703830"/>
            <wp:effectExtent l="0" t="0" r="0" b="127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3D3" w:rsidRPr="00C57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vid Atehortua">
    <w15:presenceInfo w15:providerId="AD" w15:userId="S::d.atehortua@sana-commerce.com::e9809016-cfcc-44d8-9c14-4acda8c03ac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B40"/>
    <w:rsid w:val="000E3F76"/>
    <w:rsid w:val="001228BD"/>
    <w:rsid w:val="0033682F"/>
    <w:rsid w:val="00370966"/>
    <w:rsid w:val="004262DA"/>
    <w:rsid w:val="00615B40"/>
    <w:rsid w:val="006178CF"/>
    <w:rsid w:val="006A3039"/>
    <w:rsid w:val="006B3004"/>
    <w:rsid w:val="0070462A"/>
    <w:rsid w:val="00734F19"/>
    <w:rsid w:val="00A31EC7"/>
    <w:rsid w:val="00AF494F"/>
    <w:rsid w:val="00B476C0"/>
    <w:rsid w:val="00C57AF1"/>
    <w:rsid w:val="00CF5ED8"/>
    <w:rsid w:val="00D00D64"/>
    <w:rsid w:val="00D8661D"/>
    <w:rsid w:val="00DE40DB"/>
    <w:rsid w:val="00F203D3"/>
    <w:rsid w:val="00FD06B1"/>
    <w:rsid w:val="00FD1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71638"/>
  <w15:chartTrackingRefBased/>
  <w15:docId w15:val="{5B182626-BD2A-475C-8C64-BFD25F3D5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78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78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create-react-app.dev/" TargetMode="External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3161</TotalTime>
  <Pages>18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Atehortua</dc:creator>
  <cp:keywords/>
  <dc:description/>
  <cp:lastModifiedBy>David Atehortua</cp:lastModifiedBy>
  <cp:revision>16</cp:revision>
  <dcterms:created xsi:type="dcterms:W3CDTF">2021-11-23T00:19:00Z</dcterms:created>
  <dcterms:modified xsi:type="dcterms:W3CDTF">2021-12-11T00:01:00Z</dcterms:modified>
</cp:coreProperties>
</file>